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 Title</w:t>
      </w:r>
    </w:p>
    <w:p>
      <w:pPr>
        <w:pStyle w:val="Heading2"/>
      </w:pPr>
      <w:r>
        <w:t xml:space="preserve">Section One</w:t>
      </w:r>
    </w:p>
    <w:p>
      <w:pPr>
        <w:pStyle w:val="Heading3"/>
      </w:pPr>
      <w:r>
        <w:t xml:space="preserve">Subsection 1.1</w:t>
      </w:r>
    </w:p>
    <w:p>
      <w:pPr>
        <w:pStyle w:val="Heading4"/>
      </w:pPr>
      <w:r>
        <w:t xml:space="preserve">Subsection 1.1.1</w:t>
      </w:r>
    </w:p>
    <w:p>
      <w:r>
        <w:t xml:space="preserve">This document tests various DOCX features for conversion.</w:t>
      </w:r>
    </w:p>
    <w:p>
      <w:pPr>
        <w:pStyle w:val="Heading2"/>
      </w:pPr>
      <w:r>
        <w:t xml:space="preserve">Unicode Content</w:t>
      </w:r>
    </w:p>
    <w:p>
      <w:r>
        <w:t xml:space="preserve">Greek: αβγδ, Arabic: مرحبا, Japanese: 日本語, Emoji: 🎉🚀, Accents: café résumé naïve.</w:t>
      </w:r>
    </w:p>
    <w:p>
      <w:pPr>
        <w:pStyle w:val="Heading2"/>
      </w:pPr>
      <w:r>
        <w:t xml:space="preserve">Lists</w:t>
      </w:r>
    </w:p>
    <w:p>
      <w:pPr>
        <w:pStyle w:val="ListParagraph"/>
        <w:numPr>
          <w:ilvl w:val="0"/>
          <w:numId w:val="1"/>
        </w:numPr>
      </w:pPr>
      <w:r>
        <w:t xml:space="preserve">First item</w:t>
      </w:r>
    </w:p>
    <w:p>
      <w:pPr>
        <w:pStyle w:val="ListParagraph"/>
        <w:numPr>
          <w:ilvl w:val="0"/>
          <w:numId w:val="1"/>
        </w:numPr>
      </w:pPr>
      <w:r>
        <w:t xml:space="preserve">Second item</w:t>
      </w:r>
    </w:p>
    <w:p>
      <w:pPr>
        <w:pStyle w:val="ListParagraph"/>
        <w:numPr>
          <w:ilvl w:val="1"/>
          <w:numId w:val="1"/>
        </w:numPr>
      </w:pPr>
      <w:r>
        <w:t xml:space="preserve">Nested item A</w:t>
      </w:r>
    </w:p>
    <w:p>
      <w:pPr>
        <w:pStyle w:val="ListParagraph"/>
        <w:numPr>
          <w:ilvl w:val="1"/>
          <w:numId w:val="1"/>
        </w:numPr>
      </w:pPr>
      <w:r>
        <w:t xml:space="preserve">Nested item B</w:t>
      </w:r>
    </w:p>
    <w:p>
      <w:pPr>
        <w:pStyle w:val="ListParagraph"/>
        <w:numPr>
          <w:ilvl w:val="0"/>
          <w:numId w:val="1"/>
        </w:numPr>
      </w:pPr>
      <w:r>
        <w:t xml:space="preserve">Third item</w:t>
      </w: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2"/>
        </w:numPr>
      </w:pPr>
      <w:r>
        <w:t xml:space="preserve">Step one</w:t>
      </w:r>
    </w:p>
    <w:p>
      <w:pPr>
        <w:pStyle w:val="ListParagraph"/>
        <w:numPr>
          <w:ilvl w:val="0"/>
          <w:numId w:val="2"/>
        </w:numPr>
      </w:pPr>
      <w:r>
        <w:t xml:space="preserve">Step two</w:t>
      </w:r>
    </w:p>
    <w:p>
      <w:pPr>
        <w:pStyle w:val="ListParagraph"/>
        <w:numPr>
          <w:ilvl w:val="0"/>
          <w:numId w:val="2"/>
        </w:numPr>
      </w:pPr>
      <w:r>
        <w:t xml:space="preserve">Step three</w:t>
      </w:r>
    </w:p>
    <w:p>
      <w:pPr>
        <w:pStyle w:val="Heading2"/>
      </w:pPr>
      <w:r>
        <w:t xml:space="preserve">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Name</w:t>
            </w:r>
          </w:p>
        </w:tc>
        <w:tc>
          <w:p>
            <w:r>
              <w:t xml:space="preserve">Language</w:t>
            </w:r>
          </w:p>
        </w:tc>
        <w:tc>
          <w:p>
            <w:r>
              <w:t xml:space="preserve">Rating</w:t>
            </w:r>
          </w:p>
        </w:tc>
      </w:tr>
      <w:tr>
        <w:tc>
          <w:p>
            <w:r>
              <w:t xml:space="preserve">Alice</w:t>
            </w:r>
          </w:p>
        </w:tc>
        <w:tc>
          <w:p>
            <w:r>
              <w:t xml:space="preserve">TypeScript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Bob</w:t>
            </w:r>
          </w:p>
        </w:tc>
        <w:tc>
          <w:p>
            <w:r>
              <w:t xml:space="preserve">Python</w:t>
            </w:r>
          </w:p>
        </w:tc>
        <w:tc>
          <w:p>
            <w:r>
              <w:t xml:space="preserve">4</w:t>
            </w:r>
          </w:p>
        </w:tc>
      </w:tr>
    </w:tbl>
    <w:p>
      <w:pPr>
        <w:pStyle w:val="Heading2"/>
      </w:pPr>
      <w:r>
        <w:t xml:space="preserve">Images</w:t>
      </w:r>
    </w:p>
    <w:p>
      <w:r>
        <w:drawing>
          <wp:inline distT="0" distB="0" distL="0" distR="0">
            <wp:extent cx="76200" cy="7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Footnotes</w:t>
      </w:r>
    </w:p>
    <w:p>
      <w:r>
        <w:t xml:space="preserve">This sentence has a footnote</w:t>
      </w:r>
      <w:r>
        <w:rPr>
          <w:rStyle w:val="FootnoteReference"/>
        </w:rPr>
        <w:footnoteReference w:id="1"/>
      </w:r>
      <w:r>
        <w:t xml:space="preserve">. Another sentence references a second footnote</w:t>
      </w:r>
      <w:r>
        <w:rPr>
          <w:rStyle w:val="FootnoteReference"/>
        </w:rPr>
        <w:footnoteReference w:id="2"/>
      </w:r>
      <w:r>
        <w:t xml:space="preserve">.</w:t>
      </w:r>
    </w:p>
    <w:p>
      <w:pPr>
        <w:pStyle w:val="Heading2"/>
      </w:pPr>
      <w:r>
        <w:t xml:space="preserve">Tracked Changes</w:t>
      </w:r>
    </w:p>
    <w:p>
      <w:r>
        <w:t xml:space="preserve">Original text. </w:t>
      </w:r>
      <w:ins w:id="1" w:author="Test Author" w:date="2024-01-01T00:00:00Z">
        <w:r>
          <w:t xml:space="preserve">Inserted content. </w:t>
        </w:r>
      </w:ins>
      <w:del w:id="2" w:author="Test Author" w:date="2024-01-01T00:00:00Z">
        <w:r>
          <w:delText xml:space="preserve">Deleted content.</w:delText>
        </w:r>
      </w:del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This is footnote number one.</w:t>
      </w:r>
    </w:p>
  </w:footnote>
  <w:footnote w:id="2">
    <w:p>
      <w:r>
        <w:rPr>
          <w:rStyle w:val="FootnoteReference"/>
        </w:rPr>
        <w:footnoteRef/>
      </w:r>
      <w:r>
        <w:t xml:space="preserve">Unicode footnote: café résumé naïve.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cc151ab9baac4b93ba740f0f42c9c8b62a18b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2026-03-05T20:04:00.395Z</dcterms:created>
  <dcterms:modified xsi:type="dcterms:W3CDTF">2026-03-05T20:04:00.395Z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